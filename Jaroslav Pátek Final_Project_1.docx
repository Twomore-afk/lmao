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FINÁLNÍ PROJEKT </w:t>
        <w:br w:type="textWrapping"/>
        <w:t xml:space="preserve">   č.1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Autor:</w:t>
      </w:r>
      <w:sdt>
        <w:sdtPr>
          <w:tag w:val="goog_rdk_0"/>
        </w:sdtPr>
        <w:sdtContent>
          <w:ins w:author="Svobia Kid" w:id="0" w:date="2024-06-09T14:09:10Z">
            <w:r w:rsidDel="00000000" w:rsidR="00000000" w:rsidRPr="00000000">
              <w:rPr>
                <w:rtl w:val="0"/>
              </w:rPr>
              <w:t xml:space="preserve"> </w:t>
            </w:r>
          </w:ins>
        </w:sdtContent>
      </w:sdt>
      <w:r w:rsidDel="00000000" w:rsidR="00000000" w:rsidRPr="00000000">
        <w:rPr>
          <w:rtl w:val="0"/>
        </w:rPr>
        <w:t xml:space="preserve">Jaroslav Pátek</w:t>
        <w:br w:type="textWrapping"/>
        <w:t xml:space="preserve">Datum: 1.7.2024</w:t>
      </w:r>
    </w:p>
    <w:p w:rsidR="00000000" w:rsidDel="00000000" w:rsidP="00000000" w:rsidRDefault="00000000" w:rsidRPr="00000000" w14:paraId="00000022">
      <w:pPr>
        <w:rPr/>
      </w:pPr>
      <w:sdt>
        <w:sdtPr>
          <w:tag w:val="goog_rdk_2"/>
        </w:sdtPr>
        <w:sdtContent>
          <w:ins w:author="kupik" w:id="1" w:date="2024-06-09T20:15:44Z">
            <w:r w:rsidDel="00000000" w:rsidR="00000000" w:rsidRPr="00000000">
              <w:rPr>
                <w:rtl w:val="0"/>
              </w:rPr>
              <w:t xml:space="preserve">G</w:t>
            </w:r>
          </w:ins>
        </w:sdtContent>
      </w:sdt>
      <w:sdt>
        <w:sdtPr>
          <w:tag w:val="goog_rdk_3"/>
        </w:sdtPr>
        <w:sdtContent>
          <w:ins w:author="Anonymous" w:id="2" w:date="2024-06-13T08:29:28Z">
            <w:sdt>
              <w:sdtPr>
                <w:tag w:val="goog_rdk_4"/>
              </w:sdtPr>
              <w:sdtContent>
                <w:del w:author="Anonymous" w:id="3" w:date="2024-06-13T08:29:29Z">
                  <w:r w:rsidDel="00000000" w:rsidR="00000000" w:rsidRPr="00000000">
                    <w:rPr>
                      <w:rtl w:val="0"/>
                    </w:rPr>
                    <w:delText xml:space="preserve">ff</w:delText>
                  </w:r>
                </w:del>
              </w:sdtContent>
            </w:sdt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OBSAH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ZADÁNÍ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TESTOVACÍ SCÉNÁŘE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EXEKUCE  TESTŮ</w:t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BUG REPORT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ZADÁNÍ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Č</w:t>
      </w:r>
      <w:sdt>
        <w:sdtPr>
          <w:tag w:val="goog_rdk_5"/>
        </w:sdtPr>
        <w:sdtContent>
          <w:ins w:author="Michal “Arweth” Seibert" w:id="4" w:date="2024-06-04T18:05:41Z"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</w:t>
            </w:r>
          </w:ins>
        </w:sdtContent>
      </w:sdt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ílem finálního projektu je otestovat funkčnost aplikace, která slouží k manipulaci s daty o studentech. Aplikace má rozhraní REST-API, které umožňuje vytvoření, smazání a získání dat..</w:t>
        <w:br w:type="textWrapping"/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Přístupové údaje: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Databáze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database: qa_demo</w:t>
              <w:br w:type="textWrapping"/>
              <w:t xml:space="preserve">Host: aws.connect.psdb.cloud</w:t>
              <w:br w:type="textWrapping"/>
              <w:t xml:space="preserve">Username: sgqcu2878p6q2zzw5tw4</w:t>
              <w:br w:type="textWrapping"/>
              <w:t xml:space="preserve">Password: pscale_pw_SAp0dtsAQXPjI4DLtJT1zt8vvq1j3qu51ofWrqqIuzB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REST-API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http://108.143.193.45:8080/api/v1/students/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Poznámky: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Nezapomeňte, že v IT se data musí někde uložit a poté získat. Proto ověřte, že data jsou správně uložena a získávána z databáze.</w:t>
      </w:r>
    </w:p>
    <w:sdt>
      <w:sdtPr>
        <w:tag w:val="goog_rdk_7"/>
      </w:sdtPr>
      <w:sdtContent>
        <w:p w:rsidR="00000000" w:rsidDel="00000000" w:rsidP="00000000" w:rsidRDefault="00000000" w:rsidRPr="00000000" w14:paraId="00000046">
          <w:pPr>
            <w:rPr>
              <w:ins w:author="" w:id="5" w:date="2024-07-01T16:01:38Z"/>
            </w:rPr>
          </w:pPr>
          <w:r w:rsidDel="00000000" w:rsidR="00000000" w:rsidRPr="00000000">
            <w:rPr>
              <w:rtl w:val="0"/>
            </w:rPr>
            <w:t xml:space="preserve">Nezapomeňte do testovacích scénářů uvést testovací data, očekávaný výsledek včetně těla odpovědi a stavových kódů.</w:t>
          </w:r>
          <w:sdt>
            <w:sdtPr>
              <w:tag w:val="goog_rdk_6"/>
            </w:sdtPr>
            <w:sdtContent>
              <w:ins w:author="" w:id="5" w:date="2024-07-01T16:01:38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47">
      <w:pPr>
        <w:rPr/>
      </w:pPr>
      <w:sdt>
        <w:sdtPr>
          <w:tag w:val="goog_rdk_8"/>
        </w:sdtPr>
        <w:sdtContent>
          <w:ins w:author="" w:id="5" w:date="2024-07-01T16:01:38Z">
            <w:r w:rsidDel="00000000" w:rsidR="00000000" w:rsidRPr="00000000">
              <w:rPr>
                <w:rtl w:val="0"/>
              </w:rPr>
              <w:t xml:space="preserve">Prepararion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ececec"/>
          <w:sz w:val="24"/>
          <w:szCs w:val="24"/>
          <w:shd w:fill="212121" w:val="clear"/>
        </w:rPr>
      </w:pPr>
      <w:sdt>
        <w:sdtPr>
          <w:tag w:val="goog_rdk_10"/>
        </w:sdtPr>
        <w:sdtContent>
          <w:ins w:author="" w:id="6" w:date="2024-07-01T16:01:38Z">
            <w:r w:rsidDel="00000000" w:rsidR="00000000" w:rsidRPr="00000000">
              <w:rPr>
                <w:rtl w:val="0"/>
              </w:rPr>
              <w:t xml:space="preserve">:</w:t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TESTOVACÍ SCÉNÁŘE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 základě uvedených testovacích scénářů jsem ověřil(a) funkčnost aplikace.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about existing student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Existing student id=242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id=242;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‘242’ ‘34’ ‘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komar@seznam.cz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’ ‘Martin’ ‘KOMÁR’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http://108.143.193.45:8080/api/v1/students/242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http://108.143.193.45:8080/api/v1/students/242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200 OK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“id”: 242</w:t>
      </w:r>
    </w:p>
    <w:p w:rsidR="00000000" w:rsidDel="00000000" w:rsidP="00000000" w:rsidRDefault="00000000" w:rsidRPr="00000000" w14:paraId="0000006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“first_name”: Martin</w:t>
      </w:r>
    </w:p>
    <w:p w:rsidR="00000000" w:rsidDel="00000000" w:rsidP="00000000" w:rsidRDefault="00000000" w:rsidRPr="00000000" w14:paraId="0000006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“last_name”: KOMÁR</w:t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“email”: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komar@seznam.cz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“age”: 34</w:t>
      </w:r>
    </w:p>
    <w:p w:rsidR="00000000" w:rsidDel="00000000" w:rsidP="00000000" w:rsidRDefault="00000000" w:rsidRPr="00000000" w14:paraId="0000006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#2</w:t>
      </w:r>
    </w:p>
    <w:p w:rsidR="00000000" w:rsidDel="00000000" w:rsidP="00000000" w:rsidRDefault="00000000" w:rsidRPr="00000000" w14:paraId="0000006A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about nonexistent student</w:t>
      </w:r>
    </w:p>
    <w:p w:rsidR="00000000" w:rsidDel="00000000" w:rsidP="00000000" w:rsidRDefault="00000000" w:rsidRPr="00000000" w14:paraId="0000006B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6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Nonexistent student id=-1</w:t>
      </w:r>
    </w:p>
    <w:p w:rsidR="00000000" w:rsidDel="00000000" w:rsidP="00000000" w:rsidRDefault="00000000" w:rsidRPr="00000000" w14:paraId="0000006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id=-1;</w:t>
      </w:r>
    </w:p>
    <w:p w:rsidR="00000000" w:rsidDel="00000000" w:rsidP="00000000" w:rsidRDefault="00000000" w:rsidRPr="00000000" w14:paraId="0000006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7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7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http://108.143.193.45:8080/api/v1/students/-1</w:t>
      </w:r>
    </w:p>
    <w:p w:rsidR="00000000" w:rsidDel="00000000" w:rsidP="00000000" w:rsidRDefault="00000000" w:rsidRPr="00000000" w14:paraId="0000007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http://108.143.193.45:8080/api/v1/students/-1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404 Not found</w:t>
      </w:r>
    </w:p>
    <w:p w:rsidR="00000000" w:rsidDel="00000000" w:rsidP="00000000" w:rsidRDefault="00000000" w:rsidRPr="00000000" w14:paraId="0000007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#3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Get data using a non integer value</w:t>
      </w:r>
    </w:p>
    <w:p w:rsidR="00000000" w:rsidDel="00000000" w:rsidP="00000000" w:rsidRDefault="00000000" w:rsidRPr="00000000" w14:paraId="0000007A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7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id=null</w:t>
      </w:r>
    </w:p>
    <w:p w:rsidR="00000000" w:rsidDel="00000000" w:rsidP="00000000" w:rsidRDefault="00000000" w:rsidRPr="00000000" w14:paraId="0000007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id=null;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http://108.143.193.45:8080/api/v1/students/null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GET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http://108.143.193.45:8080/api/v1/students/null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#4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all student data of an existing student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Existing student id=342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id=342;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342</w:t>
        <w:tab/>
        <w:t xml:space="preserve">25</w:t>
        <w:tab/>
        <w:t xml:space="preserve">petrA@sova.cz</w:t>
        <w:tab/>
        <w:t xml:space="preserve">Petra</w:t>
        <w:tab/>
        <w:t xml:space="preserve">SOVA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 data about particular student are removed</w:t>
      </w:r>
    </w:p>
    <w:p w:rsidR="00000000" w:rsidDel="00000000" w:rsidP="00000000" w:rsidRDefault="00000000" w:rsidRPr="00000000" w14:paraId="0000009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#5</w:t>
      </w:r>
    </w:p>
    <w:p w:rsidR="00000000" w:rsidDel="00000000" w:rsidP="00000000" w:rsidRDefault="00000000" w:rsidRPr="00000000" w14:paraId="00000099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all student data of a non existing student</w:t>
      </w:r>
    </w:p>
    <w:p w:rsidR="00000000" w:rsidDel="00000000" w:rsidP="00000000" w:rsidRDefault="00000000" w:rsidRPr="00000000" w14:paraId="0000009A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9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id=3</w:t>
      </w:r>
    </w:p>
    <w:p w:rsidR="00000000" w:rsidDel="00000000" w:rsidP="00000000" w:rsidRDefault="00000000" w:rsidRPr="00000000" w14:paraId="0000009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id=3;</w:t>
      </w:r>
    </w:p>
    <w:p w:rsidR="00000000" w:rsidDel="00000000" w:rsidP="00000000" w:rsidRDefault="00000000" w:rsidRPr="00000000" w14:paraId="0000009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null null null null null</w:t>
      </w:r>
    </w:p>
    <w:p w:rsidR="00000000" w:rsidDel="00000000" w:rsidP="00000000" w:rsidRDefault="00000000" w:rsidRPr="00000000" w14:paraId="0000009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A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status: 404 not found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#6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Delete data of student whose id is not an integer value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Non existing student id=null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* FROM student WHERE id=null;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‘null’ ‘null’ ‘null’ ‘null’ ‘null’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http://108.143.193.45:8080/api/v1/students/null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DELETE http://108.143.193.45:8080/api/v1/students/null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#7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Create new student using post method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BB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"lastName":"Zaney",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"email":"willz95@gmail.com",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"lastName":"Zaney",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"email":"willz95@gmail.com",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| Body -&gt; raw -&gt; JSON: </w:t>
      </w:r>
    </w:p>
    <w:p w:rsidR="00000000" w:rsidDel="00000000" w:rsidP="00000000" w:rsidRDefault="00000000" w:rsidRPr="00000000" w14:paraId="000000D2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"lastName":"Zaney",</w:t>
      </w:r>
    </w:p>
    <w:p w:rsidR="00000000" w:rsidDel="00000000" w:rsidP="00000000" w:rsidRDefault="00000000" w:rsidRPr="00000000" w14:paraId="000000D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"email":"willz95@gmail.com",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"age":30</w:t>
      </w:r>
    </w:p>
    <w:p w:rsidR="00000000" w:rsidDel="00000000" w:rsidP="00000000" w:rsidRDefault="00000000" w:rsidRPr="00000000" w14:paraId="000000D7">
      <w:pPr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201 created | database record matches input | REST API response: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B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"firstName":"Willy",</w:t>
      </w:r>
    </w:p>
    <w:p w:rsidR="00000000" w:rsidDel="00000000" w:rsidP="00000000" w:rsidRDefault="00000000" w:rsidRPr="00000000" w14:paraId="000000DC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"lastName":"Zaney",</w:t>
      </w:r>
    </w:p>
    <w:p w:rsidR="00000000" w:rsidDel="00000000" w:rsidP="00000000" w:rsidRDefault="00000000" w:rsidRPr="00000000" w14:paraId="000000D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"email":"willz95@gmail.com",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"age":30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#8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Creating new student with the POST method without mandatory data</w:t>
      </w:r>
    </w:p>
    <w:p w:rsidR="00000000" w:rsidDel="00000000" w:rsidP="00000000" w:rsidRDefault="00000000" w:rsidRPr="00000000" w14:paraId="000000E3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0E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E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"firstName":"Don",</w:t>
      </w:r>
    </w:p>
    <w:p w:rsidR="00000000" w:rsidDel="00000000" w:rsidP="00000000" w:rsidRDefault="00000000" w:rsidRPr="00000000" w14:paraId="000000E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E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0E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B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F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"firstName":"Don",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F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"age":30</w:t>
      </w:r>
    </w:p>
    <w:p w:rsidR="00000000" w:rsidDel="00000000" w:rsidP="00000000" w:rsidRDefault="00000000" w:rsidRPr="00000000" w14:paraId="000000F7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F8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0FB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FC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"firstName":"Don",</w:t>
      </w:r>
    </w:p>
    <w:p w:rsidR="00000000" w:rsidDel="00000000" w:rsidP="00000000" w:rsidRDefault="00000000" w:rsidRPr="00000000" w14:paraId="000000FE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"lastName":"Key",</w:t>
      </w:r>
    </w:p>
    <w:p w:rsidR="00000000" w:rsidDel="00000000" w:rsidP="00000000" w:rsidRDefault="00000000" w:rsidRPr="00000000" w14:paraId="000000FF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00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"age":30</w:t>
      </w:r>
    </w:p>
    <w:p w:rsidR="00000000" w:rsidDel="00000000" w:rsidP="00000000" w:rsidRDefault="00000000" w:rsidRPr="00000000" w14:paraId="00000101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request, error message: “email, lastName are mandatory”</w:t>
      </w:r>
    </w:p>
    <w:p w:rsidR="00000000" w:rsidDel="00000000" w:rsidP="00000000" w:rsidRDefault="00000000" w:rsidRPr="00000000" w14:paraId="0000010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#9</w:t>
      </w:r>
    </w:p>
    <w:p w:rsidR="00000000" w:rsidDel="00000000" w:rsidP="00000000" w:rsidRDefault="00000000" w:rsidRPr="00000000" w14:paraId="00000106">
      <w:pPr>
        <w:ind w:left="0" w:firstLine="0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Student records are saved as lowerCase() in the database</w:t>
      </w:r>
    </w:p>
    <w:p w:rsidR="00000000" w:rsidDel="00000000" w:rsidP="00000000" w:rsidRDefault="00000000" w:rsidRPr="00000000" w14:paraId="00000107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0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"lastName":"BaCoN",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"eBlAn123@yourmail.com",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"age":20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"lastName":"BaCoN",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"eBlAn123@yourmail.com",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"age":20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11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"firstName":"ChRiS p.",</w:t>
      </w:r>
    </w:p>
    <w:p w:rsidR="00000000" w:rsidDel="00000000" w:rsidP="00000000" w:rsidRDefault="00000000" w:rsidRPr="00000000" w14:paraId="0000012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"lastName":"BaCoN",</w:t>
      </w:r>
    </w:p>
    <w:p w:rsidR="00000000" w:rsidDel="00000000" w:rsidP="00000000" w:rsidRDefault="00000000" w:rsidRPr="00000000" w14:paraId="0000012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 "eBlAn123@yourmail.com",</w:t>
      </w:r>
    </w:p>
    <w:p w:rsidR="00000000" w:rsidDel="00000000" w:rsidP="00000000" w:rsidRDefault="00000000" w:rsidRPr="00000000" w14:paraId="0000012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"age":20</w:t>
      </w:r>
    </w:p>
    <w:p w:rsidR="00000000" w:rsidDel="00000000" w:rsidP="00000000" w:rsidRDefault="00000000" w:rsidRPr="00000000" w14:paraId="0000012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201 created | new student information matches user input and is saved as lowercase in the database | REST API response: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"id": 1331,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 "ChRiS p.",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 "BACON",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"email": "eBlAn123@yourmail.com",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#10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Age of new student is in range between 1-150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"lastName":"West",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"eastonW@gmail.com",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 151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"lastName":"West",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"eastonW@gmail.com",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"age": 151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 </w:t>
      </w:r>
    </w:p>
    <w:p w:rsidR="00000000" w:rsidDel="00000000" w:rsidP="00000000" w:rsidRDefault="00000000" w:rsidRPr="00000000" w14:paraId="0000014C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D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 </w:t>
        <w:tab/>
        <w:t xml:space="preserve">"firstName":"Easton",</w:t>
      </w:r>
    </w:p>
    <w:p w:rsidR="00000000" w:rsidDel="00000000" w:rsidP="00000000" w:rsidRDefault="00000000" w:rsidRPr="00000000" w14:paraId="0000014F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"lastName":"West",</w:t>
      </w:r>
    </w:p>
    <w:p w:rsidR="00000000" w:rsidDel="00000000" w:rsidP="00000000" w:rsidRDefault="00000000" w:rsidRPr="00000000" w14:paraId="0000015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"email": "eastonW@gmail.com",</w:t>
      </w:r>
    </w:p>
    <w:p w:rsidR="00000000" w:rsidDel="00000000" w:rsidP="00000000" w:rsidRDefault="00000000" w:rsidRPr="00000000" w14:paraId="0000015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"age": 151</w:t>
      </w:r>
    </w:p>
    <w:p w:rsidR="00000000" w:rsidDel="00000000" w:rsidP="00000000" w:rsidRDefault="00000000" w:rsidRPr="00000000" w14:paraId="00000152">
      <w:pPr>
        <w:ind w:left="720"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 | error message: “age must be a number in range of 1-150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Test #11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Abstract: Email is in invalid format when creating new student using POST method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Test data preparation:</w:t>
      </w:r>
    </w:p>
    <w:p w:rsidR="00000000" w:rsidDel="00000000" w:rsidP="00000000" w:rsidRDefault="00000000" w:rsidRPr="00000000" w14:paraId="00000159">
      <w:pPr>
        <w:ind w:firstLine="72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"firstName":"Jack",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"lastName":"Pott",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"123456789",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</w:t>
      </w: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http://108.143.193.45:8080/api/v1/students/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Body -&gt; raw -&gt; JSON: 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</w:t>
        <w:tab/>
        <w:tab/>
        <w:t xml:space="preserve">"firstName":"Jack",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"lastName":"Pott",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"email": "123456789",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  <w:tab/>
        <w:t xml:space="preserve">"age": 20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Expected result:</w:t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POST http://108.143.193.45:8080/api/v1/students/ | Body -&gt; raw -&gt; JSON:</w:t>
      </w:r>
    </w:p>
    <w:p w:rsidR="00000000" w:rsidDel="00000000" w:rsidP="00000000" w:rsidRDefault="00000000" w:rsidRPr="00000000" w14:paraId="0000016F">
      <w:pPr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70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"firstName":"Jack",</w:t>
      </w:r>
    </w:p>
    <w:p w:rsidR="00000000" w:rsidDel="00000000" w:rsidP="00000000" w:rsidRDefault="00000000" w:rsidRPr="00000000" w14:paraId="00000172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ab/>
        <w:t xml:space="preserve">"lastName":"Pott",</w:t>
      </w:r>
    </w:p>
    <w:p w:rsidR="00000000" w:rsidDel="00000000" w:rsidP="00000000" w:rsidRDefault="00000000" w:rsidRPr="00000000" w14:paraId="00000173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  <w:tab/>
        <w:tab/>
        <w:t xml:space="preserve">"email": "123456789",</w:t>
      </w:r>
    </w:p>
    <w:p w:rsidR="00000000" w:rsidDel="00000000" w:rsidP="00000000" w:rsidRDefault="00000000" w:rsidRPr="00000000" w14:paraId="00000174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  <w:tab/>
        <w:tab/>
        <w:t xml:space="preserve">"age": 20</w:t>
      </w:r>
    </w:p>
    <w:p w:rsidR="00000000" w:rsidDel="00000000" w:rsidP="00000000" w:rsidRDefault="00000000" w:rsidRPr="00000000" w14:paraId="0000017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76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Press send button</w:t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status code: 400 bad request | error message: “email must include @ and a valid domain”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EXEKUCE  TESTŮ</w:t>
      </w:r>
    </w:p>
    <w:p w:rsidR="00000000" w:rsidDel="00000000" w:rsidP="00000000" w:rsidRDefault="00000000" w:rsidRPr="00000000" w14:paraId="00000180">
      <w:pPr>
        <w:rPr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Testovací scénáře jsem provedl(a), přikládám výsledky testů.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Test #1 Result: Pass (check image below)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Test #3 Result: Pass (check image below)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Test #4 Result: Pass (check image below)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Test #6 Result: Pass (check image below)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Na základě provedených scénářů jsem objevil(a) uvedené chyby aplikace.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Test #2 Result: Fail (check image below)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Test #5 Result: Fail (check image below)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67388" cy="3574990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574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Test #7 Result: Fail (check images below)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Test #8 Result: Fail (check image below)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Test #9 Result: Fail (check images below)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Test #10 Result: Fail (check images below)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Test #11 Result: Fail (check images below)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omar@seznam.cz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6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hyperlink" Target="mailto:komar@seznam.cz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3.png"/><Relationship Id="rId11" Type="http://schemas.openxmlformats.org/officeDocument/2006/relationships/hyperlink" Target="http://108.143.193.45:8080/api/v1/students/null" TargetMode="External"/><Relationship Id="rId33" Type="http://schemas.openxmlformats.org/officeDocument/2006/relationships/image" Target="media/image11.png"/><Relationship Id="rId10" Type="http://schemas.openxmlformats.org/officeDocument/2006/relationships/hyperlink" Target="http://108.143.193.45:8080/api/v1/students/null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://108.143.193.45:8080/api/v1/students/342" TargetMode="External"/><Relationship Id="rId35" Type="http://schemas.openxmlformats.org/officeDocument/2006/relationships/footer" Target="footer1.xml"/><Relationship Id="rId12" Type="http://schemas.openxmlformats.org/officeDocument/2006/relationships/hyperlink" Target="http://108.143.193.45:8080/api/v1/students/342" TargetMode="External"/><Relationship Id="rId34" Type="http://schemas.openxmlformats.org/officeDocument/2006/relationships/image" Target="media/image14.png"/><Relationship Id="rId15" Type="http://schemas.openxmlformats.org/officeDocument/2006/relationships/hyperlink" Target="http://108.143.193.45:8080/api/v1/students/3" TargetMode="External"/><Relationship Id="rId14" Type="http://schemas.openxmlformats.org/officeDocument/2006/relationships/hyperlink" Target="http://108.143.193.45:8080/api/v1/students/3" TargetMode="External"/><Relationship Id="rId17" Type="http://schemas.openxmlformats.org/officeDocument/2006/relationships/hyperlink" Target="http://108.143.193.45:8080/api/v1/students/" TargetMode="External"/><Relationship Id="rId16" Type="http://schemas.openxmlformats.org/officeDocument/2006/relationships/hyperlink" Target="http://108.143.193.45:8080/api/v1/students/" TargetMode="External"/><Relationship Id="rId19" Type="http://schemas.openxmlformats.org/officeDocument/2006/relationships/hyperlink" Target="http://108.143.193.45:8080/api/v1/students/" TargetMode="External"/><Relationship Id="rId18" Type="http://schemas.openxmlformats.org/officeDocument/2006/relationships/hyperlink" Target="http://108.143.193.45:8080/api/v1/student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3wMobG2Ti4bsS78ZDWQclbCYdA==">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